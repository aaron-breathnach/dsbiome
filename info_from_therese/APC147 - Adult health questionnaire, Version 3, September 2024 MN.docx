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72A9BE" w14:textId="4DC0789A" w:rsidR="006D54D0" w:rsidRPr="00030792" w:rsidRDefault="006923B0" w:rsidP="00030792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DS Biome </w:t>
      </w:r>
      <w:r w:rsidR="006D54D0">
        <w:rPr>
          <w:b/>
          <w:bCs/>
        </w:rPr>
        <w:t xml:space="preserve">Health Survey </w:t>
      </w:r>
      <w:r w:rsidR="00030792" w:rsidRPr="00714585">
        <w:rPr>
          <w:b/>
          <w:bCs/>
          <w:color w:val="92D050"/>
        </w:rPr>
        <w:t>Adult Control</w:t>
      </w:r>
      <w:r w:rsidR="00030792" w:rsidRPr="00714585">
        <w:rPr>
          <w:b/>
          <w:bCs/>
        </w:rPr>
        <w:t xml:space="preserve"> &amp; </w:t>
      </w:r>
      <w:r w:rsidR="00714585" w:rsidRPr="007F1A05">
        <w:rPr>
          <w:b/>
          <w:bCs/>
          <w:color w:val="7030A0"/>
        </w:rPr>
        <w:t xml:space="preserve">Adult </w:t>
      </w:r>
      <w:r w:rsidR="00030792" w:rsidRPr="007F1A05">
        <w:rPr>
          <w:b/>
          <w:bCs/>
          <w:color w:val="7030A0"/>
        </w:rPr>
        <w:t>DS participants</w:t>
      </w:r>
    </w:p>
    <w:p w14:paraId="196ED3F9" w14:textId="7F184E6A" w:rsidR="006D54D0" w:rsidDel="00EA6EE6" w:rsidRDefault="004C71A6" w:rsidP="006D54D0">
      <w:pPr>
        <w:spacing w:line="360" w:lineRule="auto"/>
        <w:rPr>
          <w:del w:id="0" w:author="Therese McNamee" w:date="2024-07-01T19:02:00Z"/>
          <w:rFonts w:cstheme="minorHAnsi"/>
        </w:rPr>
      </w:pPr>
      <w:del w:id="1" w:author="Therese McNamee" w:date="2024-07-01T19:02:00Z">
        <w:r w:rsidRPr="00433AAA" w:rsidDel="00EA6EE6">
          <w:rPr>
            <w:rFonts w:cstheme="minorHAnsi"/>
            <w:b/>
            <w:highlight w:val="cyan"/>
          </w:rPr>
          <w:delText>Participant ID:</w:delText>
        </w:r>
        <w:r w:rsidRPr="00433AAA" w:rsidDel="00EA6EE6">
          <w:rPr>
            <w:rFonts w:cstheme="minorHAnsi"/>
            <w:highlight w:val="cyan"/>
          </w:rPr>
          <w:delText xml:space="preserve"> _______________________</w:delText>
        </w:r>
      </w:del>
    </w:p>
    <w:p w14:paraId="434D6E80" w14:textId="354A0420" w:rsidR="004C71A6" w:rsidRDefault="004C71A6" w:rsidP="006D54D0">
      <w:pPr>
        <w:spacing w:line="360" w:lineRule="auto"/>
        <w:rPr>
          <w:rFonts w:cstheme="minorHAnsi"/>
        </w:rPr>
      </w:pPr>
      <w:r w:rsidRPr="004C71A6">
        <w:rPr>
          <w:rFonts w:cstheme="minorHAnsi"/>
          <w:b/>
        </w:rPr>
        <w:t>Date of completion:</w:t>
      </w:r>
      <w:r>
        <w:rPr>
          <w:rFonts w:cstheme="minorHAnsi"/>
        </w:rPr>
        <w:t xml:space="preserve"> ___________________</w:t>
      </w:r>
    </w:p>
    <w:p w14:paraId="3427CEF9" w14:textId="77777777" w:rsidR="00EA6EE6" w:rsidRPr="00EA6EE6" w:rsidRDefault="00EA6EE6" w:rsidP="00EA6EE6">
      <w:pPr>
        <w:spacing w:line="360" w:lineRule="auto"/>
        <w:rPr>
          <w:ins w:id="2" w:author="Therese McNamee" w:date="2024-07-01T19:02:00Z"/>
          <w:rFonts w:cstheme="minorHAnsi"/>
        </w:rPr>
      </w:pPr>
    </w:p>
    <w:p w14:paraId="763BEB77" w14:textId="52DA4FEF" w:rsidR="00EA6EE6" w:rsidRPr="00433AAA" w:rsidRDefault="00DA1AD2" w:rsidP="00EA6EE6">
      <w:pPr>
        <w:spacing w:line="360" w:lineRule="auto"/>
        <w:rPr>
          <w:ins w:id="3" w:author="Therese McNamee" w:date="2024-07-01T19:02:00Z"/>
          <w:rFonts w:cstheme="minorHAnsi"/>
          <w:highlight w:val="cyan"/>
        </w:rPr>
      </w:pPr>
      <w:ins w:id="4" w:author="Therese McNamee" w:date="2024-07-03T16:18:00Z">
        <w:r w:rsidRPr="00433AAA">
          <w:rPr>
            <w:rFonts w:cstheme="minorHAnsi"/>
            <w:highlight w:val="cyan"/>
          </w:rPr>
          <w:t>C</w:t>
        </w:r>
      </w:ins>
      <w:ins w:id="5" w:author="Therese McNamee" w:date="2024-07-01T19:02:00Z">
        <w:r w:rsidR="00EA6EE6" w:rsidRPr="00433AAA">
          <w:rPr>
            <w:rFonts w:cstheme="minorHAnsi"/>
            <w:highlight w:val="cyan"/>
          </w:rPr>
          <w:t>lick the link below at any time to </w:t>
        </w:r>
        <w:r w:rsidR="00EA6EE6" w:rsidRPr="00433AAA">
          <w:rPr>
            <w:rFonts w:cstheme="minorHAnsi"/>
            <w:b/>
            <w:bCs/>
            <w:highlight w:val="cyan"/>
          </w:rPr>
          <w:t>ask the study nurse for assistance.  </w:t>
        </w:r>
      </w:ins>
    </w:p>
    <w:p w14:paraId="6B65E6F0" w14:textId="7B669F92" w:rsidR="00EA6EE6" w:rsidRDefault="00DE229C" w:rsidP="00EA6EE6">
      <w:pPr>
        <w:spacing w:line="360" w:lineRule="auto"/>
        <w:rPr>
          <w:ins w:id="6" w:author="Therese McNamee" w:date="2024-09-25T10:44:00Z"/>
          <w:rFonts w:cstheme="minorHAnsi"/>
          <w:highlight w:val="cyan"/>
        </w:rPr>
      </w:pPr>
      <w:r>
        <w:rPr>
          <w:rFonts w:cstheme="minorHAnsi"/>
          <w:highlight w:val="cyan"/>
        </w:rPr>
        <w:fldChar w:fldCharType="begin"/>
      </w:r>
      <w:r>
        <w:rPr>
          <w:rFonts w:cstheme="minorHAnsi"/>
          <w:highlight w:val="cyan"/>
        </w:rPr>
        <w:instrText>HYPERLINK ""</w:instrText>
      </w:r>
      <w:r>
        <w:rPr>
          <w:rFonts w:cstheme="minorHAnsi"/>
          <w:highlight w:val="cyan"/>
        </w:rPr>
        <w:fldChar w:fldCharType="separate"/>
      </w:r>
      <w:ins w:id="7" w:author="Therese McNamee" w:date="2024-07-01T19:02:00Z">
        <w:r w:rsidRPr="00980790">
          <w:rPr>
            <w:rStyle w:val="Hyperlink"/>
            <w:rFonts w:cstheme="minorHAnsi"/>
            <w:highlight w:val="cyan"/>
          </w:rPr>
          <w:t>https://forms.gle/2GHcSiUogs7SW7tEA</w:t>
        </w:r>
      </w:ins>
      <w:r>
        <w:rPr>
          <w:rFonts w:cstheme="minorHAnsi"/>
          <w:highlight w:val="cyan"/>
        </w:rPr>
        <w:fldChar w:fldCharType="end"/>
      </w:r>
    </w:p>
    <w:p w14:paraId="5188F85A" w14:textId="25F4579D" w:rsidR="000010BA" w:rsidRDefault="000010BA" w:rsidP="00EA6EE6">
      <w:pPr>
        <w:spacing w:line="360" w:lineRule="auto"/>
        <w:rPr>
          <w:ins w:id="8" w:author="Therese McNamee" w:date="2024-09-25T10:44:00Z"/>
          <w:rFonts w:cstheme="minorHAnsi"/>
          <w:highlight w:val="cyan"/>
        </w:rPr>
      </w:pPr>
    </w:p>
    <w:p w14:paraId="40292957" w14:textId="77777777" w:rsidR="000E182D" w:rsidRPr="000E182D" w:rsidRDefault="000E182D" w:rsidP="000E182D">
      <w:pPr>
        <w:spacing w:line="360" w:lineRule="auto"/>
        <w:rPr>
          <w:ins w:id="9" w:author="Michelle Nugent" w:date="2024-09-26T15:37:00Z" w16du:dateUtc="2024-09-26T14:37:00Z"/>
          <w:rFonts w:cstheme="minorHAnsi"/>
          <w:highlight w:val="cyan"/>
        </w:rPr>
      </w:pPr>
      <w:ins w:id="10" w:author="Michelle Nugent" w:date="2024-09-26T15:37:00Z" w16du:dateUtc="2024-09-26T14:37:00Z">
        <w:r w:rsidRPr="000E182D">
          <w:rPr>
            <w:rFonts w:cstheme="minorHAnsi"/>
            <w:highlight w:val="cyan"/>
          </w:rPr>
          <w:t xml:space="preserve">Please create a family ID which can be entered on </w:t>
        </w:r>
        <w:proofErr w:type="gramStart"/>
        <w:r w:rsidRPr="000E182D">
          <w:rPr>
            <w:rFonts w:cstheme="minorHAnsi"/>
            <w:highlight w:val="cyan"/>
          </w:rPr>
          <w:t>both of the family</w:t>
        </w:r>
        <w:proofErr w:type="gramEnd"/>
        <w:r w:rsidRPr="000E182D">
          <w:rPr>
            <w:rFonts w:cstheme="minorHAnsi"/>
            <w:highlight w:val="cyan"/>
          </w:rPr>
          <w:t xml:space="preserve"> participant’s forms, which will link you together.  To do this, please combine the initials of the sibling without Down Syndrome’s favourite pop star, a random 4-digit number, and two special characters selected from the below drop-down list. </w:t>
        </w:r>
      </w:ins>
    </w:p>
    <w:p w14:paraId="0623C66D" w14:textId="77777777" w:rsidR="000E182D" w:rsidRPr="000E182D" w:rsidRDefault="000E182D" w:rsidP="000E182D">
      <w:pPr>
        <w:spacing w:line="360" w:lineRule="auto"/>
        <w:rPr>
          <w:ins w:id="11" w:author="Michelle Nugent" w:date="2024-09-26T15:37:00Z" w16du:dateUtc="2024-09-26T14:37:00Z"/>
          <w:rFonts w:cstheme="minorHAnsi"/>
          <w:highlight w:val="cyan"/>
        </w:rPr>
      </w:pPr>
    </w:p>
    <w:p w14:paraId="257FF294" w14:textId="77777777" w:rsidR="000E182D" w:rsidRPr="000E182D" w:rsidRDefault="000E182D" w:rsidP="000E182D">
      <w:pPr>
        <w:spacing w:line="360" w:lineRule="auto"/>
        <w:rPr>
          <w:ins w:id="12" w:author="Michelle Nugent" w:date="2024-09-26T15:37:00Z" w16du:dateUtc="2024-09-26T14:37:00Z"/>
          <w:rFonts w:cstheme="minorHAnsi"/>
          <w:highlight w:val="cyan"/>
        </w:rPr>
      </w:pPr>
      <w:ins w:id="13" w:author="Michelle Nugent" w:date="2024-09-26T15:37:00Z" w16du:dateUtc="2024-09-26T14:37:00Z">
        <w:r w:rsidRPr="000E182D">
          <w:rPr>
            <w:rFonts w:cstheme="minorHAnsi"/>
            <w:highlight w:val="cyan"/>
          </w:rPr>
          <w:t>Here is an example:</w:t>
        </w:r>
      </w:ins>
    </w:p>
    <w:p w14:paraId="3889ED56" w14:textId="77777777" w:rsidR="000E182D" w:rsidRPr="000E182D" w:rsidRDefault="000E182D" w:rsidP="000E182D">
      <w:pPr>
        <w:spacing w:line="360" w:lineRule="auto"/>
        <w:rPr>
          <w:ins w:id="14" w:author="Michelle Nugent" w:date="2024-09-26T15:37:00Z" w16du:dateUtc="2024-09-26T14:37:00Z"/>
          <w:rFonts w:cstheme="minorHAnsi"/>
          <w:highlight w:val="cyan"/>
        </w:rPr>
      </w:pPr>
      <w:ins w:id="15" w:author="Michelle Nugent" w:date="2024-09-26T15:37:00Z" w16du:dateUtc="2024-09-26T14:37:00Z">
        <w:r w:rsidRPr="000E182D">
          <w:rPr>
            <w:rFonts w:cstheme="minorHAnsi"/>
            <w:highlight w:val="cyan"/>
          </w:rPr>
          <w:t>Initials of favourite pop star: Mary Black = MB</w:t>
        </w:r>
      </w:ins>
    </w:p>
    <w:p w14:paraId="1E62C05B" w14:textId="77777777" w:rsidR="000E182D" w:rsidRPr="000E182D" w:rsidRDefault="000E182D" w:rsidP="000E182D">
      <w:pPr>
        <w:spacing w:line="360" w:lineRule="auto"/>
        <w:rPr>
          <w:ins w:id="16" w:author="Michelle Nugent" w:date="2024-09-26T15:37:00Z" w16du:dateUtc="2024-09-26T14:37:00Z"/>
          <w:rFonts w:cstheme="minorHAnsi"/>
          <w:highlight w:val="cyan"/>
        </w:rPr>
      </w:pPr>
      <w:ins w:id="17" w:author="Michelle Nugent" w:date="2024-09-26T15:37:00Z" w16du:dateUtc="2024-09-26T14:37:00Z">
        <w:r w:rsidRPr="000E182D">
          <w:rPr>
            <w:rFonts w:cstheme="minorHAnsi"/>
            <w:highlight w:val="cyan"/>
          </w:rPr>
          <w:t>Random 4-digit number: 7638</w:t>
        </w:r>
      </w:ins>
    </w:p>
    <w:p w14:paraId="4D7A1ACE" w14:textId="77777777" w:rsidR="000E182D" w:rsidRPr="000E182D" w:rsidRDefault="000E182D" w:rsidP="000E182D">
      <w:pPr>
        <w:spacing w:line="360" w:lineRule="auto"/>
        <w:rPr>
          <w:ins w:id="18" w:author="Michelle Nugent" w:date="2024-09-26T15:37:00Z" w16du:dateUtc="2024-09-26T14:37:00Z"/>
          <w:rFonts w:cstheme="minorHAnsi"/>
          <w:highlight w:val="cyan"/>
        </w:rPr>
      </w:pPr>
      <w:ins w:id="19" w:author="Michelle Nugent" w:date="2024-09-26T15:37:00Z" w16du:dateUtc="2024-09-26T14:37:00Z">
        <w:r w:rsidRPr="000E182D">
          <w:rPr>
            <w:rFonts w:cstheme="minorHAnsi"/>
            <w:highlight w:val="cyan"/>
          </w:rPr>
          <w:t>Two special characters: %&amp;</w:t>
        </w:r>
      </w:ins>
    </w:p>
    <w:p w14:paraId="4D68DAE9" w14:textId="503729A7" w:rsidR="000E182D" w:rsidDel="000E182D" w:rsidRDefault="000E182D" w:rsidP="000010BA">
      <w:pPr>
        <w:spacing w:line="360" w:lineRule="auto"/>
        <w:rPr>
          <w:del w:id="20" w:author="Michelle Nugent" w:date="2024-09-26T15:37:00Z" w16du:dateUtc="2024-09-26T14:37:00Z"/>
          <w:rFonts w:cstheme="minorHAnsi"/>
        </w:rPr>
      </w:pPr>
      <w:ins w:id="21" w:author="Michelle Nugent" w:date="2024-09-26T15:37:00Z" w16du:dateUtc="2024-09-26T14:37:00Z">
        <w:r w:rsidRPr="000E182D">
          <w:rPr>
            <w:rFonts w:cstheme="minorHAnsi"/>
            <w:highlight w:val="cyan"/>
          </w:rPr>
          <w:t>Unique Family ID: MB7638%&amp;</w:t>
        </w:r>
      </w:ins>
    </w:p>
    <w:p w14:paraId="7E592A45" w14:textId="77777777" w:rsidR="000010BA" w:rsidRPr="000010BA" w:rsidRDefault="000010BA" w:rsidP="000010BA">
      <w:pPr>
        <w:spacing w:line="360" w:lineRule="auto"/>
        <w:rPr>
          <w:rFonts w:cstheme="minorHAnsi"/>
        </w:rPr>
      </w:pPr>
    </w:p>
    <w:p w14:paraId="29D1F55B" w14:textId="3DB7A196" w:rsidR="000010BA" w:rsidRPr="00433AAA" w:rsidRDefault="000010BA" w:rsidP="000010BA">
      <w:pPr>
        <w:spacing w:line="360" w:lineRule="auto"/>
        <w:rPr>
          <w:ins w:id="22" w:author="Therese McNamee" w:date="2024-07-01T19:02:00Z"/>
          <w:rFonts w:cstheme="minorHAnsi"/>
          <w:highlight w:val="cyan"/>
        </w:rPr>
      </w:pPr>
      <w:r w:rsidRPr="00006E72">
        <w:rPr>
          <w:rFonts w:cstheme="minorHAnsi"/>
          <w:highlight w:val="cyan"/>
        </w:rPr>
        <w:t>Please enter your unique family ID here:</w:t>
      </w:r>
    </w:p>
    <w:p w14:paraId="738D1231" w14:textId="77777777" w:rsidR="004C71A6" w:rsidRPr="00433AAA" w:rsidRDefault="004C71A6" w:rsidP="006D54D0">
      <w:pPr>
        <w:spacing w:line="360" w:lineRule="auto"/>
        <w:rPr>
          <w:rFonts w:cstheme="minorHAnsi"/>
          <w:highlight w:val="cyan"/>
        </w:rPr>
      </w:pPr>
    </w:p>
    <w:p w14:paraId="0A69D934" w14:textId="3FC7771C" w:rsidR="006A6FBB" w:rsidRPr="00433AAA" w:rsidRDefault="006A6FBB" w:rsidP="009A3000">
      <w:pPr>
        <w:pStyle w:val="ListParagraph"/>
        <w:numPr>
          <w:ilvl w:val="0"/>
          <w:numId w:val="1"/>
        </w:numPr>
        <w:spacing w:line="360" w:lineRule="auto"/>
        <w:rPr>
          <w:ins w:id="23" w:author="Michelle Nugent" w:date="2024-07-04T13:36:00Z"/>
          <w:rFonts w:cstheme="minorHAnsi"/>
          <w:highlight w:val="cyan"/>
        </w:rPr>
      </w:pPr>
      <w:ins w:id="24" w:author="Therese McNamee" w:date="2024-07-04T11:13:00Z">
        <w:r w:rsidRPr="00433AAA">
          <w:rPr>
            <w:rFonts w:cstheme="minorHAnsi"/>
            <w:highlight w:val="cyan"/>
          </w:rPr>
          <w:t xml:space="preserve">Please check the appropriate box below (I have Down </w:t>
        </w:r>
        <w:proofErr w:type="gramStart"/>
        <w:r w:rsidRPr="00433AAA">
          <w:rPr>
            <w:rFonts w:cstheme="minorHAnsi"/>
            <w:highlight w:val="cyan"/>
          </w:rPr>
          <w:t>Syndrome</w:t>
        </w:r>
        <w:proofErr w:type="gramEnd"/>
        <w:r w:rsidRPr="00433AAA">
          <w:rPr>
            <w:rFonts w:cstheme="minorHAnsi"/>
            <w:highlight w:val="cyan"/>
          </w:rPr>
          <w:t xml:space="preserve"> or I DO NOT have Down Syndr</w:t>
        </w:r>
      </w:ins>
      <w:ins w:id="25" w:author="Michelle Nugent" w:date="2024-07-04T13:37:00Z">
        <w:r w:rsidR="00E73C2E" w:rsidRPr="00433AAA">
          <w:rPr>
            <w:rFonts w:cstheme="minorHAnsi"/>
            <w:highlight w:val="cyan"/>
          </w:rPr>
          <w:t>o</w:t>
        </w:r>
      </w:ins>
      <w:ins w:id="26" w:author="Therese McNamee" w:date="2024-07-04T11:13:00Z">
        <w:r w:rsidRPr="00433AAA">
          <w:rPr>
            <w:rFonts w:cstheme="minorHAnsi"/>
            <w:highlight w:val="cyan"/>
          </w:rPr>
          <w:t>me</w:t>
        </w:r>
      </w:ins>
      <w:ins w:id="27" w:author="Therese McNamee" w:date="2024-07-04T11:14:00Z">
        <w:r w:rsidRPr="00433AAA">
          <w:rPr>
            <w:rFonts w:cstheme="minorHAnsi"/>
            <w:highlight w:val="cyan"/>
          </w:rPr>
          <w:t>)</w:t>
        </w:r>
      </w:ins>
    </w:p>
    <w:p w14:paraId="75BA239B" w14:textId="77777777" w:rsidR="00E73C2E" w:rsidRDefault="00E73C2E" w:rsidP="00E73C2E">
      <w:pPr>
        <w:pStyle w:val="ListParagraph"/>
        <w:spacing w:line="360" w:lineRule="auto"/>
        <w:rPr>
          <w:ins w:id="28" w:author="Therese McNamee" w:date="2024-07-04T11:12:00Z"/>
          <w:rFonts w:cstheme="minorHAnsi"/>
        </w:rPr>
      </w:pPr>
    </w:p>
    <w:p w14:paraId="31CF5CE4" w14:textId="621CEAD5" w:rsidR="006D54D0" w:rsidRPr="009A3000" w:rsidRDefault="006D54D0" w:rsidP="009A3000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9A3000">
        <w:rPr>
          <w:rFonts w:cstheme="minorHAnsi"/>
        </w:rPr>
        <w:t>What is your gender? (male, female, other)</w:t>
      </w:r>
    </w:p>
    <w:p w14:paraId="56B8E0BC" w14:textId="77777777" w:rsidR="009A3000" w:rsidRDefault="006D54D0" w:rsidP="006D54D0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9A3000">
        <w:rPr>
          <w:rFonts w:cstheme="minorHAnsi"/>
        </w:rPr>
        <w:t>What is your date of birth?</w:t>
      </w:r>
    </w:p>
    <w:p w14:paraId="6EB3ED29" w14:textId="77777777" w:rsidR="009A3000" w:rsidRDefault="006D54D0" w:rsidP="006D54D0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9A3000">
        <w:rPr>
          <w:rFonts w:cstheme="minorHAnsi"/>
        </w:rPr>
        <w:t>What is your age in years?</w:t>
      </w:r>
    </w:p>
    <w:p w14:paraId="77C7419B" w14:textId="399517A1" w:rsidR="009A3000" w:rsidRDefault="006D54D0" w:rsidP="006D54D0">
      <w:pPr>
        <w:pStyle w:val="ListParagraph"/>
        <w:numPr>
          <w:ilvl w:val="0"/>
          <w:numId w:val="1"/>
        </w:numPr>
        <w:spacing w:line="360" w:lineRule="auto"/>
        <w:rPr>
          <w:rFonts w:cstheme="minorHAnsi"/>
        </w:rPr>
      </w:pPr>
      <w:r w:rsidRPr="009A3000">
        <w:rPr>
          <w:rFonts w:cstheme="minorHAnsi"/>
        </w:rPr>
        <w:t>What is your ethnic or cultural background?</w:t>
      </w:r>
    </w:p>
    <w:p w14:paraId="0359CA75" w14:textId="77777777" w:rsidR="00E73C2E" w:rsidRDefault="00E73C2E" w:rsidP="00E73C2E">
      <w:pPr>
        <w:pStyle w:val="ListParagraph"/>
        <w:spacing w:line="360" w:lineRule="auto"/>
        <w:rPr>
          <w:rFonts w:cstheme="minorHAnsi"/>
        </w:rPr>
      </w:pPr>
    </w:p>
    <w:p w14:paraId="0C6B89AF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9A3000">
        <w:rPr>
          <w:rFonts w:cstheme="minorHAnsi"/>
        </w:rPr>
        <w:t>Choose ONE section, then click the appropriate box</w:t>
      </w:r>
    </w:p>
    <w:p w14:paraId="757FA1D6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  <w:b/>
          <w:bCs/>
        </w:rPr>
        <w:t xml:space="preserve">Section A </w:t>
      </w:r>
      <w:r w:rsidR="0046286D">
        <w:rPr>
          <w:rFonts w:cstheme="minorHAnsi"/>
          <w:b/>
          <w:bCs/>
        </w:rPr>
        <w:t>(</w:t>
      </w:r>
      <w:r w:rsidRPr="00B23627">
        <w:rPr>
          <w:rFonts w:cstheme="minorHAnsi"/>
          <w:b/>
          <w:bCs/>
        </w:rPr>
        <w:t>White</w:t>
      </w:r>
      <w:r w:rsidR="0046286D">
        <w:rPr>
          <w:rFonts w:cstheme="minorHAnsi"/>
          <w:b/>
          <w:bCs/>
        </w:rPr>
        <w:t>)</w:t>
      </w:r>
    </w:p>
    <w:p w14:paraId="7DA63486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1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Irish</w:t>
      </w:r>
    </w:p>
    <w:p w14:paraId="7954CC25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2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Irish Traveller</w:t>
      </w:r>
    </w:p>
    <w:p w14:paraId="40DC5454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lastRenderedPageBreak/>
        <w:t>3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Any other white background</w:t>
      </w:r>
    </w:p>
    <w:p w14:paraId="7ED74342" w14:textId="77777777" w:rsidR="009A3000" w:rsidRDefault="009A3000" w:rsidP="009A3000">
      <w:pPr>
        <w:spacing w:line="360" w:lineRule="auto"/>
        <w:ind w:left="720"/>
        <w:rPr>
          <w:rFonts w:cstheme="minorHAnsi"/>
        </w:rPr>
      </w:pPr>
    </w:p>
    <w:p w14:paraId="7B25F11D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  <w:b/>
          <w:bCs/>
        </w:rPr>
        <w:t xml:space="preserve">Section B </w:t>
      </w:r>
      <w:r w:rsidR="0046286D">
        <w:rPr>
          <w:rFonts w:cstheme="minorHAnsi"/>
          <w:b/>
          <w:bCs/>
        </w:rPr>
        <w:t>(</w:t>
      </w:r>
      <w:r w:rsidRPr="00B23627">
        <w:rPr>
          <w:rFonts w:cstheme="minorHAnsi"/>
          <w:b/>
          <w:bCs/>
        </w:rPr>
        <w:t>Black or Black Irish</w:t>
      </w:r>
      <w:r w:rsidR="0046286D">
        <w:rPr>
          <w:rFonts w:cstheme="minorHAnsi"/>
          <w:b/>
          <w:bCs/>
        </w:rPr>
        <w:t>)</w:t>
      </w:r>
    </w:p>
    <w:p w14:paraId="4571266C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4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African</w:t>
      </w:r>
    </w:p>
    <w:p w14:paraId="034FE8FA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5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Any other Black background</w:t>
      </w:r>
    </w:p>
    <w:p w14:paraId="1DBB08FC" w14:textId="77777777" w:rsidR="009A3000" w:rsidRDefault="009A3000" w:rsidP="009A3000">
      <w:pPr>
        <w:spacing w:line="360" w:lineRule="auto"/>
        <w:ind w:left="720"/>
        <w:rPr>
          <w:rFonts w:cstheme="minorHAnsi"/>
        </w:rPr>
      </w:pPr>
    </w:p>
    <w:p w14:paraId="4F791681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  <w:b/>
          <w:bCs/>
        </w:rPr>
        <w:t xml:space="preserve">Section C </w:t>
      </w:r>
      <w:r w:rsidR="0046286D">
        <w:rPr>
          <w:rFonts w:cstheme="minorHAnsi"/>
          <w:b/>
          <w:bCs/>
        </w:rPr>
        <w:t>(</w:t>
      </w:r>
      <w:r w:rsidRPr="00B23627">
        <w:rPr>
          <w:rFonts w:cstheme="minorHAnsi"/>
          <w:b/>
          <w:bCs/>
        </w:rPr>
        <w:t>Asian or Asian Irish</w:t>
      </w:r>
      <w:r w:rsidR="0046286D">
        <w:rPr>
          <w:rFonts w:cstheme="minorHAnsi"/>
          <w:b/>
          <w:bCs/>
        </w:rPr>
        <w:t>)</w:t>
      </w:r>
    </w:p>
    <w:p w14:paraId="602694C2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6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Chinese</w:t>
      </w:r>
    </w:p>
    <w:p w14:paraId="7AB08A92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7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any other Asian background</w:t>
      </w:r>
    </w:p>
    <w:p w14:paraId="4538CCC0" w14:textId="77777777" w:rsidR="009A3000" w:rsidRDefault="009A3000" w:rsidP="009A3000">
      <w:pPr>
        <w:spacing w:line="360" w:lineRule="auto"/>
        <w:ind w:left="720"/>
        <w:rPr>
          <w:rFonts w:cstheme="minorHAnsi"/>
        </w:rPr>
      </w:pPr>
    </w:p>
    <w:p w14:paraId="46996E8A" w14:textId="77777777" w:rsidR="009A3000" w:rsidRDefault="006D54D0" w:rsidP="009A3000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  <w:b/>
          <w:bCs/>
        </w:rPr>
        <w:t xml:space="preserve">Section D </w:t>
      </w:r>
      <w:r w:rsidR="0046286D">
        <w:rPr>
          <w:rFonts w:cstheme="minorHAnsi"/>
          <w:b/>
          <w:bCs/>
        </w:rPr>
        <w:t>(</w:t>
      </w:r>
      <w:r w:rsidRPr="00B23627">
        <w:rPr>
          <w:rFonts w:cstheme="minorHAnsi"/>
          <w:b/>
          <w:bCs/>
        </w:rPr>
        <w:t>Other, including mixed background</w:t>
      </w:r>
      <w:r w:rsidR="0046286D">
        <w:rPr>
          <w:rFonts w:cstheme="minorHAnsi"/>
          <w:b/>
          <w:bCs/>
        </w:rPr>
        <w:t>)</w:t>
      </w:r>
    </w:p>
    <w:p w14:paraId="5BC1D340" w14:textId="2195E372" w:rsidR="00BB775A" w:rsidRPr="00B23627" w:rsidRDefault="006D54D0" w:rsidP="00E73C2E">
      <w:pPr>
        <w:spacing w:line="360" w:lineRule="auto"/>
        <w:ind w:left="720"/>
        <w:rPr>
          <w:rFonts w:cstheme="minorHAnsi"/>
        </w:rPr>
      </w:pPr>
      <w:r w:rsidRPr="00B23627">
        <w:rPr>
          <w:rFonts w:cstheme="minorHAnsi"/>
        </w:rPr>
        <w:t>8</w:t>
      </w:r>
      <w:r w:rsidR="00AE0EA9">
        <w:rPr>
          <w:rFonts w:cstheme="minorHAnsi"/>
        </w:rPr>
        <w:t>)</w:t>
      </w:r>
      <w:r w:rsidRPr="00B23627">
        <w:rPr>
          <w:rFonts w:cstheme="minorHAnsi"/>
        </w:rPr>
        <w:t xml:space="preserve"> Other, write in description</w:t>
      </w:r>
    </w:p>
    <w:p w14:paraId="305CF9F8" w14:textId="77777777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 xml:space="preserve">How were you born? Please </w:t>
      </w:r>
      <w:r w:rsidR="00AE0EA9" w:rsidRPr="009A3000">
        <w:rPr>
          <w:rFonts w:cstheme="minorHAnsi"/>
        </w:rPr>
        <w:t>select</w:t>
      </w:r>
      <w:r w:rsidRPr="009A3000">
        <w:rPr>
          <w:rFonts w:cstheme="minorHAnsi"/>
        </w:rPr>
        <w:t xml:space="preserve"> the appropriate box below.  </w:t>
      </w:r>
    </w:p>
    <w:p w14:paraId="14326C8B" w14:textId="403DA958" w:rsidR="009A3000" w:rsidRDefault="006D54D0" w:rsidP="009A3000">
      <w:pPr>
        <w:spacing w:line="276" w:lineRule="auto"/>
        <w:ind w:left="720"/>
        <w:rPr>
          <w:rFonts w:cstheme="minorHAnsi"/>
        </w:rPr>
      </w:pPr>
      <w:r w:rsidRPr="009A3000">
        <w:rPr>
          <w:rFonts w:cstheme="minorHAnsi"/>
        </w:rPr>
        <w:t xml:space="preserve">Vaginally </w:t>
      </w:r>
    </w:p>
    <w:p w14:paraId="7958017A" w14:textId="77777777" w:rsidR="009A3000" w:rsidRDefault="006D54D0" w:rsidP="009A3000">
      <w:pPr>
        <w:spacing w:line="276" w:lineRule="auto"/>
        <w:ind w:left="720"/>
        <w:rPr>
          <w:rFonts w:cstheme="minorHAnsi"/>
        </w:rPr>
      </w:pPr>
      <w:r w:rsidRPr="00B23627">
        <w:rPr>
          <w:rFonts w:cstheme="minorHAnsi"/>
        </w:rPr>
        <w:t xml:space="preserve">By caesarean section (C-section) </w:t>
      </w:r>
    </w:p>
    <w:p w14:paraId="64E1E005" w14:textId="77777777" w:rsidR="009A3000" w:rsidRDefault="006D54D0" w:rsidP="009A3000">
      <w:pPr>
        <w:spacing w:line="276" w:lineRule="auto"/>
        <w:ind w:left="720"/>
        <w:rPr>
          <w:rFonts w:cstheme="minorHAnsi"/>
        </w:rPr>
      </w:pPr>
      <w:r w:rsidRPr="00B23627">
        <w:rPr>
          <w:rFonts w:cstheme="minorHAnsi"/>
        </w:rPr>
        <w:t>Unsure</w:t>
      </w:r>
    </w:p>
    <w:p w14:paraId="0EB00F3D" w14:textId="77777777" w:rsidR="009A3000" w:rsidRDefault="009A3000" w:rsidP="009A3000">
      <w:pPr>
        <w:spacing w:line="276" w:lineRule="auto"/>
        <w:rPr>
          <w:rFonts w:cstheme="minorHAnsi"/>
        </w:rPr>
      </w:pPr>
    </w:p>
    <w:p w14:paraId="2315E71B" w14:textId="77777777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When were you born? Please select the appropriate box below:</w:t>
      </w:r>
    </w:p>
    <w:p w14:paraId="6923847D" w14:textId="77777777" w:rsidR="009A3000" w:rsidRDefault="006D54D0" w:rsidP="009A3000">
      <w:pPr>
        <w:pStyle w:val="ListParagraph"/>
        <w:spacing w:line="276" w:lineRule="auto"/>
        <w:rPr>
          <w:rFonts w:cstheme="minorHAnsi"/>
        </w:rPr>
      </w:pPr>
      <w:r w:rsidRPr="009A3000">
        <w:rPr>
          <w:rFonts w:cstheme="minorHAnsi"/>
        </w:rPr>
        <w:t>Before your due date</w:t>
      </w:r>
    </w:p>
    <w:p w14:paraId="54C4A7CA" w14:textId="77777777" w:rsidR="009A3000" w:rsidRDefault="006D54D0" w:rsidP="009A3000">
      <w:pPr>
        <w:pStyle w:val="ListParagraph"/>
        <w:spacing w:line="276" w:lineRule="auto"/>
        <w:rPr>
          <w:rFonts w:cstheme="minorHAnsi"/>
        </w:rPr>
      </w:pPr>
      <w:r w:rsidRPr="00B23627">
        <w:rPr>
          <w:rFonts w:cstheme="minorHAnsi"/>
        </w:rPr>
        <w:t>On your due date</w:t>
      </w:r>
    </w:p>
    <w:p w14:paraId="0DFE652C" w14:textId="77777777" w:rsidR="009A3000" w:rsidRDefault="006D54D0" w:rsidP="009A3000">
      <w:pPr>
        <w:pStyle w:val="ListParagraph"/>
        <w:spacing w:line="276" w:lineRule="auto"/>
        <w:rPr>
          <w:rFonts w:cstheme="minorHAnsi"/>
        </w:rPr>
      </w:pPr>
      <w:r w:rsidRPr="00B23627">
        <w:rPr>
          <w:rFonts w:cstheme="minorHAnsi"/>
        </w:rPr>
        <w:t>After your due date</w:t>
      </w:r>
    </w:p>
    <w:p w14:paraId="2AB2C332" w14:textId="2F8C17A0" w:rsidR="006D54D0" w:rsidRDefault="006D54D0" w:rsidP="00BB775A">
      <w:pPr>
        <w:pStyle w:val="ListParagraph"/>
        <w:spacing w:line="276" w:lineRule="auto"/>
        <w:rPr>
          <w:rFonts w:cstheme="minorHAnsi"/>
        </w:rPr>
      </w:pPr>
      <w:r w:rsidRPr="00B23627">
        <w:rPr>
          <w:rFonts w:cstheme="minorHAnsi"/>
        </w:rPr>
        <w:t>Don’t know</w:t>
      </w:r>
    </w:p>
    <w:p w14:paraId="2C7317BD" w14:textId="77777777" w:rsidR="006923B0" w:rsidRPr="00B23627" w:rsidRDefault="006923B0" w:rsidP="00BB775A">
      <w:pPr>
        <w:pStyle w:val="ListParagraph"/>
        <w:spacing w:line="276" w:lineRule="auto"/>
        <w:rPr>
          <w:rFonts w:cstheme="minorHAnsi"/>
        </w:rPr>
      </w:pPr>
    </w:p>
    <w:p w14:paraId="64D3554B" w14:textId="77777777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Were you breast fed? Please select the appropriate box below:</w:t>
      </w:r>
    </w:p>
    <w:p w14:paraId="55787328" w14:textId="1D932747" w:rsidR="009A3000" w:rsidRDefault="006D54D0" w:rsidP="009A3000">
      <w:pPr>
        <w:pStyle w:val="ListParagraph"/>
        <w:spacing w:line="276" w:lineRule="auto"/>
        <w:rPr>
          <w:rFonts w:cstheme="minorHAnsi"/>
        </w:rPr>
      </w:pPr>
      <w:r w:rsidRPr="009A3000">
        <w:rPr>
          <w:rFonts w:cstheme="minorHAnsi"/>
        </w:rPr>
        <w:t xml:space="preserve">Breast fed </w:t>
      </w:r>
      <w:r w:rsidR="009A3000">
        <w:rPr>
          <w:rFonts w:cstheme="minorHAnsi"/>
        </w:rPr>
        <w:t xml:space="preserve">        </w:t>
      </w:r>
      <w:r w:rsidR="006923B0">
        <w:rPr>
          <w:rFonts w:cstheme="minorHAnsi"/>
        </w:rPr>
        <w:t>Y</w:t>
      </w:r>
      <w:r w:rsidRPr="009A3000">
        <w:rPr>
          <w:rFonts w:cstheme="minorHAnsi"/>
        </w:rPr>
        <w:t>es</w:t>
      </w:r>
      <w:r w:rsidR="009A3000">
        <w:rPr>
          <w:rFonts w:cstheme="minorHAnsi"/>
        </w:rPr>
        <w:t xml:space="preserve">         </w:t>
      </w:r>
      <w:r w:rsidR="006923B0">
        <w:rPr>
          <w:rFonts w:cstheme="minorHAnsi"/>
        </w:rPr>
        <w:t>N</w:t>
      </w:r>
      <w:r w:rsidRPr="009A3000">
        <w:rPr>
          <w:rFonts w:cstheme="minorHAnsi"/>
        </w:rPr>
        <w:t xml:space="preserve">o    </w:t>
      </w:r>
      <w:r w:rsidR="006923B0">
        <w:rPr>
          <w:rFonts w:cstheme="minorHAnsi"/>
        </w:rPr>
        <w:t xml:space="preserve">      D</w:t>
      </w:r>
      <w:r w:rsidRPr="009A3000">
        <w:rPr>
          <w:rFonts w:cstheme="minorHAnsi"/>
        </w:rPr>
        <w:t xml:space="preserve">on’t know      </w:t>
      </w:r>
    </w:p>
    <w:p w14:paraId="10A2FF62" w14:textId="2CF026BD" w:rsidR="009A3000" w:rsidRDefault="009A3000" w:rsidP="009A3000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I</w:t>
      </w:r>
      <w:r w:rsidR="006D54D0" w:rsidRPr="00B23627">
        <w:rPr>
          <w:rFonts w:cstheme="minorHAnsi"/>
        </w:rPr>
        <w:t xml:space="preserve">f yes, for how long?   </w:t>
      </w:r>
      <w:r w:rsidR="006923B0">
        <w:rPr>
          <w:rFonts w:cstheme="minorHAnsi"/>
        </w:rPr>
        <w:t xml:space="preserve">                    D</w:t>
      </w:r>
      <w:r w:rsidR="006D54D0" w:rsidRPr="00B23627">
        <w:rPr>
          <w:rFonts w:cstheme="minorHAnsi"/>
        </w:rPr>
        <w:t>on’t know</w:t>
      </w:r>
    </w:p>
    <w:p w14:paraId="3DE029AB" w14:textId="77777777" w:rsidR="009A3000" w:rsidRDefault="009A3000" w:rsidP="009A3000">
      <w:pPr>
        <w:spacing w:line="276" w:lineRule="auto"/>
        <w:rPr>
          <w:rFonts w:cstheme="minorHAnsi"/>
        </w:rPr>
      </w:pPr>
    </w:p>
    <w:p w14:paraId="25A301C2" w14:textId="06BE202A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Did you ever attend a childhood creche?</w:t>
      </w:r>
      <w:r w:rsidR="006923B0">
        <w:rPr>
          <w:rFonts w:cstheme="minorHAnsi"/>
        </w:rPr>
        <w:t xml:space="preserve"> Yes    No     Don’t know</w:t>
      </w:r>
    </w:p>
    <w:p w14:paraId="46E494B1" w14:textId="77777777" w:rsidR="006923B0" w:rsidRDefault="006923B0" w:rsidP="006923B0">
      <w:pPr>
        <w:pStyle w:val="ListParagraph"/>
        <w:spacing w:line="276" w:lineRule="auto"/>
        <w:rPr>
          <w:rFonts w:cstheme="minorHAnsi"/>
        </w:rPr>
      </w:pPr>
    </w:p>
    <w:p w14:paraId="1F41A75D" w14:textId="1B7A769E" w:rsidR="003150EC" w:rsidRPr="00433AAA" w:rsidRDefault="006D54D0" w:rsidP="00E73C2E">
      <w:pPr>
        <w:pStyle w:val="ListParagraph"/>
        <w:rPr>
          <w:ins w:id="29" w:author="Therese McNamee" w:date="2024-07-01T19:12:00Z"/>
          <w:rFonts w:cstheme="minorHAnsi"/>
          <w:highlight w:val="cyan"/>
        </w:rPr>
      </w:pPr>
      <w:del w:id="30" w:author="Therese McNamee" w:date="2024-07-01T19:13:00Z">
        <w:r w:rsidRPr="00433AAA" w:rsidDel="003150EC">
          <w:rPr>
            <w:rFonts w:cstheme="minorHAnsi"/>
            <w:color w:val="000000" w:themeColor="text1"/>
            <w:highlight w:val="cyan"/>
          </w:rPr>
          <w:delText>How many brothers and sisters do you have in your family?</w:delText>
        </w:r>
      </w:del>
    </w:p>
    <w:p w14:paraId="503BC86A" w14:textId="35B40C8F" w:rsidR="003150EC" w:rsidRPr="00433AAA" w:rsidRDefault="003150EC" w:rsidP="003150EC">
      <w:pPr>
        <w:pStyle w:val="ListParagraph"/>
        <w:numPr>
          <w:ilvl w:val="0"/>
          <w:numId w:val="1"/>
        </w:numPr>
        <w:spacing w:line="276" w:lineRule="auto"/>
        <w:rPr>
          <w:ins w:id="31" w:author="Therese McNamee" w:date="2024-07-01T19:13:00Z"/>
          <w:rFonts w:cstheme="minorHAnsi"/>
          <w:highlight w:val="cyan"/>
        </w:rPr>
      </w:pPr>
      <w:ins w:id="32" w:author="Therese McNamee" w:date="2024-07-01T19:13:00Z">
        <w:r w:rsidRPr="00433AAA">
          <w:rPr>
            <w:rFonts w:cstheme="minorHAnsi"/>
            <w:color w:val="000000" w:themeColor="text1"/>
            <w:highlight w:val="cyan"/>
          </w:rPr>
          <w:t>How many brothers do you have in your family?</w:t>
        </w:r>
      </w:ins>
    </w:p>
    <w:p w14:paraId="33C52F8C" w14:textId="77777777" w:rsidR="003150EC" w:rsidRPr="00433AAA" w:rsidRDefault="003150EC" w:rsidP="00E73C2E">
      <w:pPr>
        <w:pStyle w:val="ListParagraph"/>
        <w:rPr>
          <w:ins w:id="33" w:author="Therese McNamee" w:date="2024-07-01T19:13:00Z"/>
          <w:rFonts w:cstheme="minorHAnsi"/>
          <w:highlight w:val="cyan"/>
        </w:rPr>
      </w:pPr>
    </w:p>
    <w:p w14:paraId="1A1C6D1A" w14:textId="7624CA6C" w:rsidR="003150EC" w:rsidRPr="00433AAA" w:rsidRDefault="003150EC" w:rsidP="003150EC">
      <w:pPr>
        <w:pStyle w:val="ListParagraph"/>
        <w:numPr>
          <w:ilvl w:val="0"/>
          <w:numId w:val="1"/>
        </w:numPr>
        <w:spacing w:line="276" w:lineRule="auto"/>
        <w:rPr>
          <w:rFonts w:cstheme="minorHAnsi"/>
          <w:highlight w:val="cyan"/>
        </w:rPr>
      </w:pPr>
      <w:ins w:id="34" w:author="Therese McNamee" w:date="2024-07-01T19:13:00Z">
        <w:r w:rsidRPr="00433AAA">
          <w:rPr>
            <w:rFonts w:cstheme="minorHAnsi"/>
            <w:color w:val="000000" w:themeColor="text1"/>
            <w:highlight w:val="cyan"/>
          </w:rPr>
          <w:t>How many sisters do you have in your family?</w:t>
        </w:r>
      </w:ins>
    </w:p>
    <w:p w14:paraId="29EE8D23" w14:textId="6E5E7D1F" w:rsidR="006923B0" w:rsidRPr="006923B0" w:rsidRDefault="006923B0" w:rsidP="006923B0">
      <w:pPr>
        <w:spacing w:line="276" w:lineRule="auto"/>
        <w:rPr>
          <w:rFonts w:cstheme="minorHAnsi"/>
        </w:rPr>
      </w:pPr>
    </w:p>
    <w:p w14:paraId="3AA47264" w14:textId="6D92FB76" w:rsidR="006923B0" w:rsidRPr="006657CA" w:rsidRDefault="006D54D0" w:rsidP="006923B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How many people</w:t>
      </w:r>
      <w:r w:rsidR="0046286D" w:rsidRPr="009A3000">
        <w:rPr>
          <w:rFonts w:cstheme="minorHAnsi"/>
        </w:rPr>
        <w:t>, including you,</w:t>
      </w:r>
      <w:r w:rsidRPr="009A3000">
        <w:rPr>
          <w:rFonts w:cstheme="minorHAnsi"/>
        </w:rPr>
        <w:t xml:space="preserve"> are you currently sharing accommodation with? (E.g. how many in total </w:t>
      </w:r>
      <w:r w:rsidR="00BA2B61" w:rsidRPr="009A3000">
        <w:rPr>
          <w:rFonts w:cstheme="minorHAnsi"/>
        </w:rPr>
        <w:t xml:space="preserve">are living </w:t>
      </w:r>
      <w:r w:rsidRPr="009A3000">
        <w:rPr>
          <w:rFonts w:cstheme="minorHAnsi"/>
        </w:rPr>
        <w:t>in the same house)</w:t>
      </w:r>
    </w:p>
    <w:p w14:paraId="5AE4FBEA" w14:textId="08C3684D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 xml:space="preserve">Do you live in the city or the country? </w:t>
      </w:r>
    </w:p>
    <w:p w14:paraId="4B8502E7" w14:textId="6406792F" w:rsidR="006923B0" w:rsidRPr="006923B0" w:rsidRDefault="006923B0" w:rsidP="006923B0">
      <w:pPr>
        <w:spacing w:line="276" w:lineRule="auto"/>
        <w:rPr>
          <w:rFonts w:cstheme="minorHAnsi"/>
        </w:rPr>
      </w:pPr>
    </w:p>
    <w:p w14:paraId="4BDEC3AC" w14:textId="4A4C7D8C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lastRenderedPageBreak/>
        <w:t xml:space="preserve">Do you </w:t>
      </w:r>
      <w:proofErr w:type="gramStart"/>
      <w:r w:rsidRPr="009A3000">
        <w:rPr>
          <w:rFonts w:cstheme="minorHAnsi"/>
        </w:rPr>
        <w:t>come in contact with</w:t>
      </w:r>
      <w:proofErr w:type="gramEnd"/>
      <w:r w:rsidRPr="009A3000">
        <w:rPr>
          <w:rFonts w:cstheme="minorHAnsi"/>
        </w:rPr>
        <w:t xml:space="preserve"> animals e.g. household animal pet(s)?  </w:t>
      </w:r>
      <w:r w:rsidR="009A3000">
        <w:rPr>
          <w:rFonts w:cstheme="minorHAnsi"/>
        </w:rPr>
        <w:t xml:space="preserve">Yes        No </w:t>
      </w:r>
    </w:p>
    <w:p w14:paraId="12382A41" w14:textId="77777777" w:rsidR="009A3000" w:rsidRDefault="009A3000" w:rsidP="009A3000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If yes, p</w:t>
      </w:r>
      <w:r w:rsidR="00BA2B61" w:rsidRPr="009A3000">
        <w:rPr>
          <w:rFonts w:cstheme="minorHAnsi"/>
        </w:rPr>
        <w:t>lease give d</w:t>
      </w:r>
      <w:r w:rsidR="006D54D0" w:rsidRPr="009A3000">
        <w:rPr>
          <w:rFonts w:cstheme="minorHAnsi"/>
        </w:rPr>
        <w:t>etail</w:t>
      </w:r>
      <w:r w:rsidR="00BA2B61" w:rsidRPr="009A3000">
        <w:rPr>
          <w:rFonts w:cstheme="minorHAnsi"/>
        </w:rPr>
        <w:t>s</w:t>
      </w:r>
    </w:p>
    <w:p w14:paraId="1EDA900E" w14:textId="77777777" w:rsidR="009A3000" w:rsidRDefault="009A3000" w:rsidP="009A3000">
      <w:pPr>
        <w:spacing w:line="276" w:lineRule="auto"/>
        <w:rPr>
          <w:rFonts w:cstheme="minorHAnsi"/>
        </w:rPr>
      </w:pPr>
    </w:p>
    <w:p w14:paraId="4260A776" w14:textId="593D2E57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Have you had any surgical operations?  Yes</w:t>
      </w:r>
      <w:r w:rsidR="009A3000">
        <w:rPr>
          <w:rFonts w:cstheme="minorHAnsi"/>
        </w:rPr>
        <w:t xml:space="preserve">   N</w:t>
      </w:r>
      <w:r w:rsidRPr="009A3000">
        <w:rPr>
          <w:rFonts w:cstheme="minorHAnsi"/>
        </w:rPr>
        <w:t>o</w:t>
      </w:r>
    </w:p>
    <w:p w14:paraId="5C3E4AB3" w14:textId="4E1CCFE7" w:rsidR="006D54D0" w:rsidRPr="009A3000" w:rsidRDefault="006D54D0" w:rsidP="009A3000">
      <w:pPr>
        <w:pStyle w:val="ListParagraph"/>
        <w:spacing w:line="276" w:lineRule="auto"/>
        <w:rPr>
          <w:rFonts w:cstheme="minorHAnsi"/>
        </w:rPr>
      </w:pPr>
      <w:r w:rsidRPr="009A3000">
        <w:rPr>
          <w:rFonts w:cstheme="minorHAnsi"/>
        </w:rPr>
        <w:t>If yes, please give the name of operation and date?</w:t>
      </w:r>
    </w:p>
    <w:p w14:paraId="5CC4A678" w14:textId="77777777" w:rsidR="006D54D0" w:rsidRPr="00B23627" w:rsidRDefault="006D54D0" w:rsidP="006D54D0">
      <w:pPr>
        <w:spacing w:line="276" w:lineRule="auto"/>
        <w:rPr>
          <w:rFonts w:cstheme="minorHAnsi"/>
        </w:rPr>
      </w:pPr>
    </w:p>
    <w:p w14:paraId="0E9C9496" w14:textId="77F13A14" w:rsidR="009A3000" w:rsidRDefault="006D54D0" w:rsidP="009A300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 xml:space="preserve">Do you have any </w:t>
      </w:r>
      <w:r w:rsidRPr="009A3000">
        <w:rPr>
          <w:rFonts w:cstheme="minorHAnsi"/>
          <w:u w:val="single"/>
        </w:rPr>
        <w:t>ongoing</w:t>
      </w:r>
      <w:r w:rsidRPr="009A3000">
        <w:rPr>
          <w:rFonts w:cstheme="minorHAnsi"/>
        </w:rPr>
        <w:t xml:space="preserve"> medical conditions?  </w:t>
      </w:r>
      <w:r w:rsidR="009A3000">
        <w:rPr>
          <w:rFonts w:cstheme="minorHAnsi"/>
        </w:rPr>
        <w:t xml:space="preserve">Yes     No </w:t>
      </w:r>
    </w:p>
    <w:p w14:paraId="066C908F" w14:textId="77777777" w:rsidR="009A3000" w:rsidRDefault="009A3000" w:rsidP="009A3000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I</w:t>
      </w:r>
      <w:r w:rsidR="006D54D0" w:rsidRPr="009A3000">
        <w:rPr>
          <w:rFonts w:cstheme="minorHAnsi"/>
        </w:rPr>
        <w:t xml:space="preserve">f yes, please give </w:t>
      </w:r>
      <w:proofErr w:type="gramStart"/>
      <w:r w:rsidR="006D54D0" w:rsidRPr="009A3000">
        <w:rPr>
          <w:rFonts w:cstheme="minorHAnsi"/>
        </w:rPr>
        <w:t>details;</w:t>
      </w:r>
      <w:proofErr w:type="gramEnd"/>
    </w:p>
    <w:p w14:paraId="435FBD30" w14:textId="77777777" w:rsidR="009A3000" w:rsidRDefault="006D54D0" w:rsidP="009A3000">
      <w:pPr>
        <w:pStyle w:val="ListParagraph"/>
        <w:spacing w:line="276" w:lineRule="auto"/>
        <w:ind w:firstLine="720"/>
        <w:rPr>
          <w:rFonts w:cstheme="minorHAnsi"/>
        </w:rPr>
      </w:pPr>
      <w:r w:rsidRPr="00B23627">
        <w:rPr>
          <w:rFonts w:cstheme="minorHAnsi"/>
        </w:rPr>
        <w:t>Name of medical condition</w:t>
      </w:r>
    </w:p>
    <w:p w14:paraId="05347A42" w14:textId="77777777" w:rsidR="009A3000" w:rsidRDefault="006D54D0" w:rsidP="009A3000">
      <w:pPr>
        <w:pStyle w:val="ListParagraph"/>
        <w:spacing w:line="276" w:lineRule="auto"/>
        <w:ind w:firstLine="720"/>
        <w:rPr>
          <w:rFonts w:cstheme="minorHAnsi"/>
        </w:rPr>
      </w:pPr>
      <w:r w:rsidRPr="00B23627">
        <w:rPr>
          <w:rFonts w:cstheme="minorHAnsi"/>
        </w:rPr>
        <w:t xml:space="preserve">What age </w:t>
      </w:r>
      <w:r>
        <w:rPr>
          <w:rFonts w:cstheme="minorHAnsi"/>
        </w:rPr>
        <w:t>were you</w:t>
      </w:r>
      <w:r w:rsidRPr="00B23627">
        <w:rPr>
          <w:rFonts w:cstheme="minorHAnsi"/>
        </w:rPr>
        <w:t xml:space="preserve"> when this condition began</w:t>
      </w:r>
      <w:r>
        <w:rPr>
          <w:rFonts w:cstheme="minorHAnsi"/>
        </w:rPr>
        <w:t>?</w:t>
      </w:r>
    </w:p>
    <w:p w14:paraId="34F1452D" w14:textId="1EFFB334" w:rsidR="006D54D0" w:rsidRPr="00B23627" w:rsidRDefault="006D54D0" w:rsidP="009A3000">
      <w:pPr>
        <w:pStyle w:val="ListParagraph"/>
        <w:spacing w:line="276" w:lineRule="auto"/>
        <w:ind w:firstLine="720"/>
        <w:rPr>
          <w:rFonts w:cstheme="minorHAnsi"/>
        </w:rPr>
      </w:pPr>
      <w:r w:rsidRPr="00B23627">
        <w:rPr>
          <w:rFonts w:cstheme="minorHAnsi"/>
        </w:rPr>
        <w:t>How has this condition be</w:t>
      </w:r>
      <w:r w:rsidR="00BB775A">
        <w:rPr>
          <w:rFonts w:cstheme="minorHAnsi"/>
        </w:rPr>
        <w:t>en</w:t>
      </w:r>
      <w:r w:rsidRPr="00B23627">
        <w:rPr>
          <w:rFonts w:cstheme="minorHAnsi"/>
        </w:rPr>
        <w:t xml:space="preserve"> treated</w:t>
      </w:r>
      <w:r>
        <w:rPr>
          <w:rFonts w:cstheme="minorHAnsi"/>
        </w:rPr>
        <w:t>?</w:t>
      </w:r>
    </w:p>
    <w:p w14:paraId="53FD022D" w14:textId="77777777" w:rsidR="006D54D0" w:rsidRPr="00B23627" w:rsidRDefault="006D54D0" w:rsidP="006D54D0">
      <w:pPr>
        <w:spacing w:line="276" w:lineRule="auto"/>
        <w:rPr>
          <w:rFonts w:cstheme="minorHAnsi"/>
        </w:rPr>
      </w:pPr>
    </w:p>
    <w:p w14:paraId="2C4950C4" w14:textId="0E5837A0" w:rsidR="006D54D0" w:rsidRDefault="006D54D0" w:rsidP="009A300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Please state the names of any prescribed medications that you</w:t>
      </w:r>
      <w:r w:rsidR="00BA2B61" w:rsidRPr="009A3000">
        <w:rPr>
          <w:rFonts w:cstheme="minorHAnsi"/>
        </w:rPr>
        <w:t xml:space="preserve"> take</w:t>
      </w:r>
      <w:r w:rsidRPr="009A3000">
        <w:rPr>
          <w:rFonts w:cstheme="minorHAnsi"/>
        </w:rPr>
        <w:t xml:space="preserve"> on an ongoing basis</w:t>
      </w:r>
    </w:p>
    <w:p w14:paraId="06014DF8" w14:textId="77777777" w:rsidR="00BB775A" w:rsidRDefault="00BB775A" w:rsidP="00BB775A">
      <w:pPr>
        <w:spacing w:line="276" w:lineRule="auto"/>
        <w:rPr>
          <w:rFonts w:cstheme="minorHAnsi"/>
        </w:rPr>
      </w:pPr>
    </w:p>
    <w:p w14:paraId="5B20DEA7" w14:textId="77777777" w:rsidR="00BB775A" w:rsidRDefault="00BB775A" w:rsidP="00BB775A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BB775A">
        <w:rPr>
          <w:rFonts w:cstheme="minorHAnsi"/>
        </w:rPr>
        <w:t>Have you ever been diagnosed with gastroesophageal reflux?</w:t>
      </w:r>
      <w:r>
        <w:rPr>
          <w:rFonts w:cstheme="minorHAnsi"/>
        </w:rPr>
        <w:t xml:space="preserve"> </w:t>
      </w:r>
      <w:proofErr w:type="gramStart"/>
      <w:r>
        <w:rPr>
          <w:rFonts w:cstheme="minorHAnsi"/>
        </w:rPr>
        <w:t>Yes  No</w:t>
      </w:r>
      <w:proofErr w:type="gramEnd"/>
      <w:r>
        <w:rPr>
          <w:rFonts w:cstheme="minorHAnsi"/>
        </w:rPr>
        <w:t xml:space="preserve"> </w:t>
      </w:r>
    </w:p>
    <w:p w14:paraId="016343EF" w14:textId="77777777" w:rsidR="00BB775A" w:rsidRPr="00BB775A" w:rsidRDefault="00BB775A" w:rsidP="00BB775A">
      <w:pPr>
        <w:spacing w:line="276" w:lineRule="auto"/>
        <w:rPr>
          <w:rFonts w:cstheme="minorHAnsi"/>
        </w:rPr>
      </w:pPr>
    </w:p>
    <w:p w14:paraId="170A914D" w14:textId="77777777" w:rsidR="00BB775A" w:rsidRPr="00BB775A" w:rsidRDefault="00BB775A" w:rsidP="00BB775A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BB775A">
        <w:rPr>
          <w:rFonts w:cstheme="minorHAnsi"/>
        </w:rPr>
        <w:t>Were you ever told that you have irritable bowel syndrome?</w:t>
      </w:r>
      <w:r>
        <w:rPr>
          <w:rFonts w:cstheme="minorHAnsi"/>
        </w:rPr>
        <w:t xml:space="preserve">  Yes   No </w:t>
      </w:r>
    </w:p>
    <w:p w14:paraId="13AC4693" w14:textId="77777777" w:rsidR="006D54D0" w:rsidRPr="00B23627" w:rsidRDefault="006D54D0" w:rsidP="006D54D0">
      <w:pPr>
        <w:spacing w:line="276" w:lineRule="auto"/>
        <w:rPr>
          <w:rFonts w:cstheme="minorHAnsi"/>
        </w:rPr>
      </w:pPr>
    </w:p>
    <w:p w14:paraId="7AB0DFFD" w14:textId="77777777" w:rsidR="00BB775A" w:rsidRDefault="006D54D0" w:rsidP="00BB775A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Have you taken an antibiotic within the past 2 months?</w:t>
      </w:r>
      <w:r w:rsidR="009A3000">
        <w:rPr>
          <w:rFonts w:cstheme="minorHAnsi"/>
        </w:rPr>
        <w:t xml:space="preserve"> Yes    No </w:t>
      </w:r>
    </w:p>
    <w:p w14:paraId="6E8DE2B2" w14:textId="77777777" w:rsidR="00BB775A" w:rsidRPr="00BB775A" w:rsidRDefault="00BB775A" w:rsidP="00BB775A">
      <w:pPr>
        <w:pStyle w:val="ListParagraph"/>
        <w:rPr>
          <w:rFonts w:cstheme="minorHAnsi"/>
          <w:b/>
          <w:bCs/>
        </w:rPr>
      </w:pPr>
    </w:p>
    <w:p w14:paraId="46D5CAD7" w14:textId="77777777" w:rsidR="00BB775A" w:rsidRDefault="00BB775A" w:rsidP="00BB775A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BB775A">
        <w:rPr>
          <w:rFonts w:cstheme="minorHAnsi"/>
        </w:rPr>
        <w:t xml:space="preserve">Do you have any known allergies?  Yes         No </w:t>
      </w:r>
    </w:p>
    <w:p w14:paraId="1CD5EA20" w14:textId="6F23E948" w:rsidR="006D54D0" w:rsidRDefault="00BB775A" w:rsidP="00BB775A">
      <w:pPr>
        <w:spacing w:line="276" w:lineRule="auto"/>
        <w:rPr>
          <w:rFonts w:cstheme="minorHAnsi"/>
        </w:rPr>
      </w:pPr>
      <w:r>
        <w:rPr>
          <w:rFonts w:cstheme="minorHAnsi"/>
        </w:rPr>
        <w:t xml:space="preserve">              </w:t>
      </w:r>
      <w:r w:rsidRPr="00BB775A">
        <w:rPr>
          <w:rFonts w:cstheme="minorHAnsi"/>
        </w:rPr>
        <w:t>If yes, give details</w:t>
      </w:r>
    </w:p>
    <w:p w14:paraId="15F52523" w14:textId="77777777" w:rsidR="00BB775A" w:rsidRPr="00BB775A" w:rsidRDefault="00BB775A" w:rsidP="00BB775A">
      <w:pPr>
        <w:spacing w:line="276" w:lineRule="auto"/>
        <w:rPr>
          <w:rFonts w:cstheme="minorHAnsi"/>
        </w:rPr>
      </w:pPr>
    </w:p>
    <w:p w14:paraId="6DA39472" w14:textId="063F7D0A" w:rsidR="009A3000" w:rsidRDefault="006D54D0" w:rsidP="009A300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>Do you smoke</w:t>
      </w:r>
      <w:r w:rsidR="002704B4" w:rsidRPr="009A3000">
        <w:rPr>
          <w:rFonts w:cstheme="minorHAnsi"/>
        </w:rPr>
        <w:t xml:space="preserve"> cigarettes</w:t>
      </w:r>
      <w:r w:rsidRPr="009A3000">
        <w:rPr>
          <w:rFonts w:cstheme="minorHAnsi"/>
        </w:rPr>
        <w:t>? Yes</w:t>
      </w:r>
      <w:r w:rsidR="009A3000">
        <w:rPr>
          <w:rFonts w:cstheme="minorHAnsi"/>
        </w:rPr>
        <w:t xml:space="preserve">     No </w:t>
      </w:r>
      <w:r w:rsidRPr="009A3000">
        <w:rPr>
          <w:rFonts w:cstheme="minorHAnsi"/>
        </w:rPr>
        <w:t xml:space="preserve">  </w:t>
      </w:r>
    </w:p>
    <w:p w14:paraId="227C83D2" w14:textId="77777777" w:rsidR="009A3000" w:rsidRDefault="009A3000" w:rsidP="009A3000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If yes, h</w:t>
      </w:r>
      <w:r w:rsidR="006D54D0" w:rsidRPr="009A3000">
        <w:rPr>
          <w:rFonts w:cstheme="minorHAnsi"/>
        </w:rPr>
        <w:t>ow many per day?</w:t>
      </w:r>
    </w:p>
    <w:p w14:paraId="5B72EE9E" w14:textId="77777777" w:rsidR="009A3000" w:rsidRDefault="009A3000" w:rsidP="009A3000">
      <w:pPr>
        <w:spacing w:line="276" w:lineRule="auto"/>
        <w:rPr>
          <w:rFonts w:cstheme="minorHAnsi"/>
        </w:rPr>
      </w:pPr>
    </w:p>
    <w:p w14:paraId="6E639D43" w14:textId="24BC4209" w:rsidR="009A3000" w:rsidRDefault="006D54D0" w:rsidP="009A300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 xml:space="preserve">Do you drink alcohol? </w:t>
      </w:r>
      <w:r w:rsidR="00BB775A">
        <w:rPr>
          <w:rFonts w:cstheme="minorHAnsi"/>
        </w:rPr>
        <w:t xml:space="preserve">     </w:t>
      </w:r>
      <w:r w:rsidRPr="009A3000">
        <w:rPr>
          <w:rFonts w:cstheme="minorHAnsi"/>
        </w:rPr>
        <w:t>Yes</w:t>
      </w:r>
      <w:r w:rsidR="009A3000">
        <w:rPr>
          <w:rFonts w:cstheme="minorHAnsi"/>
        </w:rPr>
        <w:t xml:space="preserve">      </w:t>
      </w:r>
      <w:r w:rsidRPr="009A3000">
        <w:rPr>
          <w:rFonts w:cstheme="minorHAnsi"/>
        </w:rPr>
        <w:t xml:space="preserve">No  </w:t>
      </w:r>
    </w:p>
    <w:p w14:paraId="4063960D" w14:textId="6763F748" w:rsidR="006D54D0" w:rsidRDefault="009A3000" w:rsidP="006923B0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I</w:t>
      </w:r>
      <w:r w:rsidR="006D54D0" w:rsidRPr="009A3000">
        <w:rPr>
          <w:rFonts w:cstheme="minorHAnsi"/>
        </w:rPr>
        <w:t>f yes, estimate how many drinks per week</w:t>
      </w:r>
    </w:p>
    <w:p w14:paraId="011284FD" w14:textId="77777777" w:rsidR="006923B0" w:rsidRDefault="006923B0" w:rsidP="006923B0">
      <w:pPr>
        <w:pStyle w:val="ListParagraph"/>
        <w:spacing w:line="276" w:lineRule="auto"/>
        <w:rPr>
          <w:rFonts w:cstheme="minorHAnsi"/>
        </w:rPr>
      </w:pPr>
    </w:p>
    <w:p w14:paraId="6B1DBAB9" w14:textId="77777777" w:rsidR="009A3000" w:rsidRDefault="006D54D0" w:rsidP="006D54D0">
      <w:pPr>
        <w:pStyle w:val="ListParagraph"/>
        <w:numPr>
          <w:ilvl w:val="0"/>
          <w:numId w:val="1"/>
        </w:numPr>
        <w:spacing w:line="276" w:lineRule="auto"/>
        <w:rPr>
          <w:rFonts w:cstheme="minorHAnsi"/>
        </w:rPr>
      </w:pPr>
      <w:r w:rsidRPr="009A3000">
        <w:rPr>
          <w:rFonts w:cstheme="minorHAnsi"/>
        </w:rPr>
        <w:t xml:space="preserve">Do you take physical exercise regularly?  </w:t>
      </w:r>
      <w:r w:rsidR="009A3000">
        <w:rPr>
          <w:rFonts w:cstheme="minorHAnsi"/>
        </w:rPr>
        <w:t>Yes       No</w:t>
      </w:r>
    </w:p>
    <w:p w14:paraId="32015DF8" w14:textId="78DB808E" w:rsidR="00273AA9" w:rsidRDefault="009A3000" w:rsidP="00BB775A">
      <w:pPr>
        <w:pStyle w:val="ListParagraph"/>
        <w:spacing w:line="276" w:lineRule="auto"/>
        <w:rPr>
          <w:rFonts w:cstheme="minorHAnsi"/>
        </w:rPr>
      </w:pPr>
      <w:r>
        <w:rPr>
          <w:rFonts w:cstheme="minorHAnsi"/>
        </w:rPr>
        <w:t>If yes, h</w:t>
      </w:r>
      <w:r w:rsidR="00BA2B61" w:rsidRPr="009A3000">
        <w:rPr>
          <w:rFonts w:cstheme="minorHAnsi"/>
        </w:rPr>
        <w:t>ow many days a week do you exercise</w:t>
      </w:r>
      <w:r w:rsidR="00BB775A">
        <w:rPr>
          <w:rFonts w:cstheme="minorHAnsi"/>
        </w:rPr>
        <w:t>?</w:t>
      </w:r>
    </w:p>
    <w:p w14:paraId="17DFAD1E" w14:textId="45885B04" w:rsidR="00EA6EE6" w:rsidRDefault="00EA6EE6" w:rsidP="00BB775A">
      <w:pPr>
        <w:pStyle w:val="ListParagraph"/>
        <w:spacing w:line="276" w:lineRule="auto"/>
        <w:rPr>
          <w:rFonts w:cstheme="minorHAnsi"/>
        </w:rPr>
      </w:pPr>
    </w:p>
    <w:p w14:paraId="3DADBC67" w14:textId="73FB9548" w:rsidR="00486AD1" w:rsidRPr="00E73C2E" w:rsidRDefault="00486AD1" w:rsidP="00E73C2E">
      <w:pPr>
        <w:spacing w:line="276" w:lineRule="auto"/>
        <w:rPr>
          <w:rFonts w:cstheme="minorHAnsi"/>
        </w:rPr>
      </w:pPr>
    </w:p>
    <w:p w14:paraId="6407C9AD" w14:textId="5A8B1E77" w:rsidR="00F03931" w:rsidRPr="00433AAA" w:rsidDel="00672D93" w:rsidRDefault="00F03931" w:rsidP="00F03931">
      <w:pPr>
        <w:pStyle w:val="ListParagraph"/>
        <w:spacing w:line="276" w:lineRule="auto"/>
        <w:rPr>
          <w:ins w:id="35" w:author="Therese McNamee" w:date="2024-07-03T15:34:00Z"/>
          <w:del w:id="36" w:author="Michelle Nugent" w:date="2024-09-24T08:58:00Z"/>
          <w:rFonts w:cstheme="minorHAnsi"/>
          <w:highlight w:val="cyan"/>
        </w:rPr>
      </w:pPr>
      <w:ins w:id="37" w:author="Therese McNamee" w:date="2024-07-03T15:34:00Z">
        <w:del w:id="38" w:author="Michelle Nugent" w:date="2024-09-24T08:58:00Z">
          <w:r w:rsidRPr="00433AAA" w:rsidDel="00672D93">
            <w:rPr>
              <w:rFonts w:cstheme="minorHAnsi"/>
              <w:highlight w:val="cyan"/>
            </w:rPr>
            <w:delText xml:space="preserve">Please enter below the Eircode or Postcode of </w:delText>
          </w:r>
          <w:r w:rsidRPr="00433AAA" w:rsidDel="00672D93">
            <w:rPr>
              <w:rFonts w:cstheme="minorHAnsi"/>
              <w:bCs/>
              <w:highlight w:val="cyan"/>
            </w:rPr>
            <w:delText>the study participant</w:delText>
          </w:r>
          <w:r w:rsidRPr="00433AAA" w:rsidDel="00672D93">
            <w:rPr>
              <w:rFonts w:cstheme="minorHAnsi"/>
              <w:b/>
              <w:bCs/>
              <w:highlight w:val="cyan"/>
              <w:u w:val="single"/>
            </w:rPr>
            <w:delText xml:space="preserve"> with</w:delText>
          </w:r>
          <w:r w:rsidRPr="00433AAA" w:rsidDel="00672D93">
            <w:rPr>
              <w:rFonts w:cstheme="minorHAnsi"/>
              <w:b/>
              <w:bCs/>
              <w:highlight w:val="cyan"/>
            </w:rPr>
            <w:delText> Down Syndrome</w:delText>
          </w:r>
          <w:r w:rsidRPr="00433AAA" w:rsidDel="00672D93">
            <w:rPr>
              <w:rFonts w:cstheme="minorHAnsi"/>
              <w:highlight w:val="cyan"/>
            </w:rPr>
            <w:delText>.  (By putting the same code here on each form it gives us a way to </w:delText>
          </w:r>
          <w:r w:rsidRPr="00433AAA" w:rsidDel="00672D93">
            <w:rPr>
              <w:rFonts w:cstheme="minorHAnsi"/>
              <w:b/>
              <w:bCs/>
              <w:highlight w:val="cyan"/>
            </w:rPr>
            <w:delText>link the family members together)</w:delText>
          </w:r>
          <w:r w:rsidRPr="00433AAA" w:rsidDel="00672D93">
            <w:rPr>
              <w:rFonts w:cstheme="minorHAnsi"/>
              <w:highlight w:val="cyan"/>
            </w:rPr>
            <w:delText>. </w:delText>
          </w:r>
        </w:del>
      </w:ins>
    </w:p>
    <w:p w14:paraId="19D0D3DB" w14:textId="261C9080" w:rsidR="00F03931" w:rsidRPr="00433AAA" w:rsidDel="00672D93" w:rsidRDefault="00F03931" w:rsidP="00F03931">
      <w:pPr>
        <w:pStyle w:val="ListParagraph"/>
        <w:spacing w:line="276" w:lineRule="auto"/>
        <w:rPr>
          <w:ins w:id="39" w:author="Therese McNamee" w:date="2024-07-03T15:34:00Z"/>
          <w:del w:id="40" w:author="Michelle Nugent" w:date="2024-09-24T08:58:00Z"/>
          <w:rFonts w:cstheme="minorHAnsi"/>
          <w:highlight w:val="cyan"/>
        </w:rPr>
      </w:pPr>
    </w:p>
    <w:p w14:paraId="7F9F93F5" w14:textId="02C645DC" w:rsidR="00672D93" w:rsidRPr="00DE229C" w:rsidRDefault="00F03931" w:rsidP="00DE229C">
      <w:pPr>
        <w:pStyle w:val="ListParagraph"/>
        <w:spacing w:line="276" w:lineRule="auto"/>
        <w:rPr>
          <w:rFonts w:cstheme="minorHAnsi"/>
        </w:rPr>
      </w:pPr>
      <w:ins w:id="41" w:author="Therese McNamee" w:date="2024-07-03T15:34:00Z">
        <w:del w:id="42" w:author="Michelle Nugent" w:date="2024-09-24T08:58:00Z">
          <w:r w:rsidRPr="00433AAA" w:rsidDel="00672D93">
            <w:rPr>
              <w:rFonts w:cstheme="minorHAnsi"/>
              <w:highlight w:val="cyan"/>
            </w:rPr>
            <w:delText>Recheck: Please ensure the Eircode or Postcode you entered above is that of </w:delText>
          </w:r>
          <w:r w:rsidRPr="00433AAA" w:rsidDel="00672D93">
            <w:rPr>
              <w:rFonts w:cstheme="minorHAnsi"/>
              <w:bCs/>
              <w:highlight w:val="cyan"/>
              <w:u w:val="single"/>
            </w:rPr>
            <w:delText xml:space="preserve">the </w:delText>
          </w:r>
          <w:r w:rsidRPr="00433AAA" w:rsidDel="00672D93">
            <w:rPr>
              <w:rFonts w:cstheme="minorHAnsi"/>
              <w:bCs/>
              <w:highlight w:val="cyan"/>
            </w:rPr>
            <w:delText xml:space="preserve">study participant </w:delText>
          </w:r>
          <w:r w:rsidRPr="00433AAA" w:rsidDel="00672D93">
            <w:rPr>
              <w:rFonts w:cstheme="minorHAnsi"/>
              <w:b/>
              <w:bCs/>
              <w:highlight w:val="cyan"/>
              <w:u w:val="single"/>
            </w:rPr>
            <w:delText>with</w:delText>
          </w:r>
          <w:r w:rsidRPr="00433AAA" w:rsidDel="00672D93">
            <w:rPr>
              <w:rFonts w:cstheme="minorHAnsi"/>
              <w:b/>
              <w:bCs/>
              <w:highlight w:val="cyan"/>
            </w:rPr>
            <w:delText> Down Syndrome</w:delText>
          </w:r>
          <w:r w:rsidRPr="00433AAA" w:rsidDel="00672D93">
            <w:rPr>
              <w:rFonts w:cstheme="minorHAnsi"/>
              <w:highlight w:val="cyan"/>
            </w:rPr>
            <w:delText>.</w:delText>
          </w:r>
        </w:del>
      </w:ins>
    </w:p>
    <w:sectPr w:rsidR="00672D93" w:rsidRPr="00DE229C" w:rsidSect="00CA4CE8">
      <w:footerReference w:type="default" r:id="rId10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5A6692" w14:textId="77777777" w:rsidR="004F4F27" w:rsidRDefault="004F4F27" w:rsidP="00BB775A">
      <w:r>
        <w:separator/>
      </w:r>
    </w:p>
  </w:endnote>
  <w:endnote w:type="continuationSeparator" w:id="0">
    <w:p w14:paraId="66649B5F" w14:textId="77777777" w:rsidR="004F4F27" w:rsidRDefault="004F4F27" w:rsidP="00BB77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0FFAA5" w14:textId="108AB344" w:rsidR="006923B0" w:rsidRPr="006923B0" w:rsidRDefault="006923B0" w:rsidP="006923B0">
    <w:pPr>
      <w:pStyle w:val="Footer"/>
      <w:rPr>
        <w:sz w:val="22"/>
        <w:szCs w:val="22"/>
      </w:rPr>
    </w:pPr>
    <w:r w:rsidRPr="006923B0">
      <w:rPr>
        <w:sz w:val="22"/>
        <w:szCs w:val="22"/>
      </w:rPr>
      <w:t xml:space="preserve">Version </w:t>
    </w:r>
    <w:del w:id="43" w:author="Michelle Nugent" w:date="2024-07-04T13:42:00Z">
      <w:r w:rsidR="00E73C2E" w:rsidRPr="00433AAA" w:rsidDel="00E73C2E">
        <w:rPr>
          <w:sz w:val="22"/>
          <w:szCs w:val="22"/>
          <w:highlight w:val="cyan"/>
          <w:rPrChange w:id="44" w:author="Michelle Nugent" w:date="2024-07-04T13:46:00Z">
            <w:rPr>
              <w:sz w:val="22"/>
              <w:szCs w:val="22"/>
            </w:rPr>
          </w:rPrChange>
        </w:rPr>
        <w:delText>1</w:delText>
      </w:r>
    </w:del>
    <w:r w:rsidR="00E73C2E" w:rsidRPr="00433AAA">
      <w:rPr>
        <w:sz w:val="22"/>
        <w:szCs w:val="22"/>
        <w:highlight w:val="cyan"/>
        <w:rPrChange w:id="45" w:author="Michelle Nugent" w:date="2024-07-04T13:46:00Z">
          <w:rPr>
            <w:sz w:val="22"/>
            <w:szCs w:val="22"/>
          </w:rPr>
        </w:rPrChange>
      </w:rPr>
      <w:t xml:space="preserve"> </w:t>
    </w:r>
    <w:del w:id="46" w:author="Michelle Nugent" w:date="2024-09-24T10:59:00Z">
      <w:r w:rsidR="00E73C2E" w:rsidRPr="00305F09" w:rsidDel="00305F09">
        <w:rPr>
          <w:sz w:val="22"/>
          <w:szCs w:val="22"/>
          <w:highlight w:val="cyan"/>
          <w:rPrChange w:id="47" w:author="Michelle Nugent" w:date="2024-07-04T13:46:00Z">
            <w:rPr>
              <w:sz w:val="22"/>
              <w:szCs w:val="22"/>
            </w:rPr>
          </w:rPrChange>
        </w:rPr>
        <w:delText>2</w:delText>
      </w:r>
    </w:del>
    <w:ins w:id="48" w:author="Michelle Nugent" w:date="2024-09-24T10:59:00Z">
      <w:r w:rsidR="00305F09" w:rsidRPr="00305F09">
        <w:rPr>
          <w:sz w:val="22"/>
          <w:szCs w:val="22"/>
          <w:highlight w:val="cyan"/>
        </w:rPr>
        <w:t xml:space="preserve"> 3</w:t>
      </w:r>
    </w:ins>
    <w:r w:rsidRPr="006923B0">
      <w:rPr>
        <w:sz w:val="22"/>
        <w:szCs w:val="22"/>
      </w:rPr>
      <w:tab/>
    </w:r>
    <w:r w:rsidRPr="006923B0">
      <w:rPr>
        <w:sz w:val="22"/>
        <w:szCs w:val="22"/>
      </w:rPr>
      <w:tab/>
    </w:r>
    <w:sdt>
      <w:sdtPr>
        <w:rPr>
          <w:sz w:val="22"/>
          <w:szCs w:val="22"/>
        </w:rPr>
        <w:id w:val="-85857898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6923B0">
          <w:rPr>
            <w:sz w:val="22"/>
            <w:szCs w:val="22"/>
          </w:rPr>
          <w:fldChar w:fldCharType="begin"/>
        </w:r>
        <w:r w:rsidRPr="006923B0">
          <w:rPr>
            <w:sz w:val="22"/>
            <w:szCs w:val="22"/>
          </w:rPr>
          <w:instrText xml:space="preserve"> PAGE   \* MERGEFORMAT </w:instrText>
        </w:r>
        <w:r w:rsidRPr="006923B0">
          <w:rPr>
            <w:sz w:val="22"/>
            <w:szCs w:val="22"/>
          </w:rPr>
          <w:fldChar w:fldCharType="separate"/>
        </w:r>
        <w:r w:rsidR="000010BA">
          <w:rPr>
            <w:noProof/>
            <w:sz w:val="22"/>
            <w:szCs w:val="22"/>
          </w:rPr>
          <w:t>1</w:t>
        </w:r>
        <w:r w:rsidRPr="006923B0">
          <w:rPr>
            <w:noProof/>
            <w:sz w:val="22"/>
            <w:szCs w:val="22"/>
          </w:rPr>
          <w:fldChar w:fldCharType="end"/>
        </w:r>
      </w:sdtContent>
    </w:sdt>
  </w:p>
  <w:p w14:paraId="5C9E1002" w14:textId="2D286C98" w:rsidR="00BB775A" w:rsidRPr="006923B0" w:rsidRDefault="006923B0">
    <w:pPr>
      <w:pStyle w:val="Footer"/>
      <w:rPr>
        <w:sz w:val="22"/>
        <w:szCs w:val="22"/>
      </w:rPr>
    </w:pPr>
    <w:r w:rsidRPr="006923B0">
      <w:rPr>
        <w:sz w:val="22"/>
        <w:szCs w:val="22"/>
      </w:rPr>
      <w:t xml:space="preserve">Date: </w:t>
    </w:r>
    <w:del w:id="49" w:author="Michelle Nugent" w:date="2024-07-04T13:42:00Z">
      <w:r w:rsidR="00CF30F7" w:rsidRPr="00433AAA" w:rsidDel="00E73C2E">
        <w:rPr>
          <w:sz w:val="22"/>
          <w:szCs w:val="22"/>
          <w:highlight w:val="cyan"/>
          <w:rPrChange w:id="50" w:author="Michelle Nugent" w:date="2024-07-04T13:46:00Z">
            <w:rPr>
              <w:sz w:val="22"/>
              <w:szCs w:val="22"/>
            </w:rPr>
          </w:rPrChange>
        </w:rPr>
        <w:delText>7</w:delText>
      </w:r>
      <w:r w:rsidR="00912025" w:rsidRPr="00433AAA" w:rsidDel="00E73C2E">
        <w:rPr>
          <w:sz w:val="22"/>
          <w:szCs w:val="22"/>
          <w:highlight w:val="cyan"/>
          <w:vertAlign w:val="superscript"/>
          <w:rPrChange w:id="51" w:author="Michelle Nugent" w:date="2024-07-04T13:46:00Z">
            <w:rPr>
              <w:sz w:val="22"/>
              <w:szCs w:val="22"/>
              <w:vertAlign w:val="superscript"/>
            </w:rPr>
          </w:rPrChange>
        </w:rPr>
        <w:delText>th</w:delText>
      </w:r>
      <w:r w:rsidR="00912025" w:rsidRPr="00433AAA" w:rsidDel="00E73C2E">
        <w:rPr>
          <w:sz w:val="22"/>
          <w:szCs w:val="22"/>
          <w:highlight w:val="cyan"/>
          <w:rPrChange w:id="52" w:author="Michelle Nugent" w:date="2024-07-04T13:46:00Z">
            <w:rPr>
              <w:sz w:val="22"/>
              <w:szCs w:val="22"/>
            </w:rPr>
          </w:rPrChange>
        </w:rPr>
        <w:delText xml:space="preserve"> February </w:delText>
      </w:r>
    </w:del>
    <w:del w:id="53" w:author="Michelle Nugent" w:date="2024-09-24T10:59:00Z">
      <w:r w:rsidR="00E73C2E" w:rsidRPr="00433AAA" w:rsidDel="00305F09">
        <w:rPr>
          <w:sz w:val="22"/>
          <w:szCs w:val="22"/>
          <w:highlight w:val="cyan"/>
          <w:rPrChange w:id="54" w:author="Michelle Nugent" w:date="2024-07-04T13:46:00Z">
            <w:rPr>
              <w:sz w:val="22"/>
              <w:szCs w:val="22"/>
            </w:rPr>
          </w:rPrChange>
        </w:rPr>
        <w:delText>4</w:delText>
      </w:r>
      <w:r w:rsidR="00E73C2E" w:rsidRPr="00433AAA" w:rsidDel="00305F09">
        <w:rPr>
          <w:sz w:val="22"/>
          <w:szCs w:val="22"/>
          <w:highlight w:val="cyan"/>
          <w:vertAlign w:val="superscript"/>
          <w:rPrChange w:id="55" w:author="Michelle Nugent" w:date="2024-07-04T13:46:00Z">
            <w:rPr>
              <w:sz w:val="22"/>
              <w:szCs w:val="22"/>
              <w:vertAlign w:val="superscript"/>
            </w:rPr>
          </w:rPrChange>
        </w:rPr>
        <w:delText>th</w:delText>
      </w:r>
      <w:r w:rsidR="00E73C2E" w:rsidRPr="00433AAA" w:rsidDel="00305F09">
        <w:rPr>
          <w:sz w:val="22"/>
          <w:szCs w:val="22"/>
          <w:highlight w:val="cyan"/>
          <w:rPrChange w:id="56" w:author="Michelle Nugent" w:date="2024-07-04T13:46:00Z">
            <w:rPr>
              <w:sz w:val="22"/>
              <w:szCs w:val="22"/>
            </w:rPr>
          </w:rPrChange>
        </w:rPr>
        <w:delText xml:space="preserve"> </w:delText>
      </w:r>
      <w:r w:rsidR="00E73C2E" w:rsidRPr="00305F09" w:rsidDel="00305F09">
        <w:rPr>
          <w:sz w:val="22"/>
          <w:szCs w:val="22"/>
          <w:highlight w:val="cyan"/>
          <w:rPrChange w:id="57" w:author="Michelle Nugent" w:date="2024-07-04T13:46:00Z">
            <w:rPr>
              <w:sz w:val="22"/>
              <w:szCs w:val="22"/>
            </w:rPr>
          </w:rPrChange>
        </w:rPr>
        <w:delText>July</w:delText>
      </w:r>
      <w:r w:rsidR="00E73C2E" w:rsidRPr="00305F09" w:rsidDel="00305F09">
        <w:rPr>
          <w:sz w:val="22"/>
          <w:szCs w:val="22"/>
          <w:highlight w:val="cyan"/>
        </w:rPr>
        <w:delText xml:space="preserve"> </w:delText>
      </w:r>
    </w:del>
    <w:ins w:id="58" w:author="Michelle Nugent" w:date="2024-09-24T10:59:00Z">
      <w:r w:rsidR="00305F09" w:rsidRPr="00305F09">
        <w:rPr>
          <w:sz w:val="22"/>
          <w:szCs w:val="22"/>
          <w:highlight w:val="cyan"/>
        </w:rPr>
        <w:t xml:space="preserve"> 2</w:t>
      </w:r>
    </w:ins>
    <w:ins w:id="59" w:author="Michelle Nugent" w:date="2024-09-27T08:51:00Z" w16du:dateUtc="2024-09-27T07:51:00Z">
      <w:r w:rsidR="006657CA">
        <w:rPr>
          <w:sz w:val="22"/>
          <w:szCs w:val="22"/>
          <w:highlight w:val="cyan"/>
        </w:rPr>
        <w:t>7</w:t>
      </w:r>
    </w:ins>
    <w:ins w:id="60" w:author="Michelle Nugent" w:date="2024-09-24T10:59:00Z">
      <w:r w:rsidR="00305F09" w:rsidRPr="00305F09">
        <w:rPr>
          <w:sz w:val="22"/>
          <w:szCs w:val="22"/>
          <w:highlight w:val="cyan"/>
          <w:vertAlign w:val="superscript"/>
        </w:rPr>
        <w:t>th</w:t>
      </w:r>
      <w:r w:rsidR="00305F09" w:rsidRPr="00305F09">
        <w:rPr>
          <w:sz w:val="22"/>
          <w:szCs w:val="22"/>
          <w:highlight w:val="cyan"/>
        </w:rPr>
        <w:t xml:space="preserve"> September</w:t>
      </w:r>
      <w:r w:rsidR="00305F09">
        <w:rPr>
          <w:sz w:val="22"/>
          <w:szCs w:val="22"/>
        </w:rPr>
        <w:t xml:space="preserve"> </w:t>
      </w:r>
    </w:ins>
    <w:r w:rsidR="00912025">
      <w:rPr>
        <w:sz w:val="22"/>
        <w:szCs w:val="22"/>
      </w:rPr>
      <w:t>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870A76" w14:textId="77777777" w:rsidR="004F4F27" w:rsidRDefault="004F4F27" w:rsidP="00BB775A">
      <w:r>
        <w:separator/>
      </w:r>
    </w:p>
  </w:footnote>
  <w:footnote w:type="continuationSeparator" w:id="0">
    <w:p w14:paraId="3C3F2C3E" w14:textId="77777777" w:rsidR="004F4F27" w:rsidRDefault="004F4F27" w:rsidP="00BB77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017D64"/>
    <w:multiLevelType w:val="hybridMultilevel"/>
    <w:tmpl w:val="BC6611A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316847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Therese McNamee">
    <w15:presenceInfo w15:providerId="AD" w15:userId="S-1-5-21-1228118544-1022693540-2793099417-83525"/>
  </w15:person>
  <w15:person w15:author="Michelle Nugent">
    <w15:presenceInfo w15:providerId="AD" w15:userId="S::michelle.nugent@ucc.ie::74bd6d80-2333-4ee3-8710-3c217596cc0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AA9"/>
    <w:rsid w:val="000010BA"/>
    <w:rsid w:val="00003E3C"/>
    <w:rsid w:val="00006E72"/>
    <w:rsid w:val="00030792"/>
    <w:rsid w:val="000E182D"/>
    <w:rsid w:val="001D010D"/>
    <w:rsid w:val="001F527F"/>
    <w:rsid w:val="001F741C"/>
    <w:rsid w:val="002704B4"/>
    <w:rsid w:val="00273AA9"/>
    <w:rsid w:val="002B7275"/>
    <w:rsid w:val="00305F09"/>
    <w:rsid w:val="003150EC"/>
    <w:rsid w:val="00332267"/>
    <w:rsid w:val="003D5ED9"/>
    <w:rsid w:val="00433AAA"/>
    <w:rsid w:val="0046286D"/>
    <w:rsid w:val="00486AD1"/>
    <w:rsid w:val="004C71A6"/>
    <w:rsid w:val="004F4F27"/>
    <w:rsid w:val="0057623E"/>
    <w:rsid w:val="00576F89"/>
    <w:rsid w:val="005F3B93"/>
    <w:rsid w:val="00650274"/>
    <w:rsid w:val="006657CA"/>
    <w:rsid w:val="00672D93"/>
    <w:rsid w:val="006923B0"/>
    <w:rsid w:val="00695EA7"/>
    <w:rsid w:val="006A6FBB"/>
    <w:rsid w:val="006B7470"/>
    <w:rsid w:val="006C1357"/>
    <w:rsid w:val="006D54D0"/>
    <w:rsid w:val="00714585"/>
    <w:rsid w:val="00775C32"/>
    <w:rsid w:val="007D550F"/>
    <w:rsid w:val="007F1A05"/>
    <w:rsid w:val="00843614"/>
    <w:rsid w:val="00871494"/>
    <w:rsid w:val="00912025"/>
    <w:rsid w:val="0096504E"/>
    <w:rsid w:val="009A3000"/>
    <w:rsid w:val="009B47F0"/>
    <w:rsid w:val="00A91E6E"/>
    <w:rsid w:val="00AE0EA9"/>
    <w:rsid w:val="00B42223"/>
    <w:rsid w:val="00B4646E"/>
    <w:rsid w:val="00B76657"/>
    <w:rsid w:val="00BA2B61"/>
    <w:rsid w:val="00BB775A"/>
    <w:rsid w:val="00C54A1C"/>
    <w:rsid w:val="00C67FC1"/>
    <w:rsid w:val="00CF30F7"/>
    <w:rsid w:val="00D30C81"/>
    <w:rsid w:val="00DA1AD2"/>
    <w:rsid w:val="00DE229C"/>
    <w:rsid w:val="00E4730C"/>
    <w:rsid w:val="00E550EB"/>
    <w:rsid w:val="00E560CE"/>
    <w:rsid w:val="00E73C2E"/>
    <w:rsid w:val="00E94C3B"/>
    <w:rsid w:val="00EA6EE6"/>
    <w:rsid w:val="00F03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FE8FA"/>
  <w15:chartTrackingRefBased/>
  <w15:docId w15:val="{4AA1CFA4-5762-AA4B-8B93-90BE68013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273A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73A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73AA9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73AA9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AA9"/>
    <w:rPr>
      <w:rFonts w:ascii="Times New Roman" w:hAnsi="Times New Roman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0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0C81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9A30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775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775A"/>
  </w:style>
  <w:style w:type="paragraph" w:styleId="Footer">
    <w:name w:val="footer"/>
    <w:basedOn w:val="Normal"/>
    <w:link w:val="FooterChar"/>
    <w:uiPriority w:val="99"/>
    <w:unhideWhenUsed/>
    <w:rsid w:val="00BB775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775A"/>
  </w:style>
  <w:style w:type="character" w:styleId="Hyperlink">
    <w:name w:val="Hyperlink"/>
    <w:basedOn w:val="DefaultParagraphFont"/>
    <w:uiPriority w:val="99"/>
    <w:unhideWhenUsed/>
    <w:rsid w:val="00EA6EE6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E73C2E"/>
  </w:style>
  <w:style w:type="character" w:styleId="UnresolvedMention">
    <w:name w:val="Unresolved Mention"/>
    <w:basedOn w:val="DefaultParagraphFont"/>
    <w:uiPriority w:val="99"/>
    <w:semiHidden/>
    <w:unhideWhenUsed/>
    <w:rsid w:val="00DE22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6407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2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53E9BDD6182449BC3A48487F50B475" ma:contentTypeVersion="6" ma:contentTypeDescription="Create a new document." ma:contentTypeScope="" ma:versionID="20c8ca191851efa2f6e4f91f2d5fc938">
  <xsd:schema xmlns:xsd="http://www.w3.org/2001/XMLSchema" xmlns:xs="http://www.w3.org/2001/XMLSchema" xmlns:p="http://schemas.microsoft.com/office/2006/metadata/properties" xmlns:ns3="6bf06d65-2051-485d-a3bd-f0880376ff30" targetNamespace="http://schemas.microsoft.com/office/2006/metadata/properties" ma:root="true" ma:fieldsID="6113bcc58c714d26754f266b209bd66d" ns3:_="">
    <xsd:import namespace="6bf06d65-2051-485d-a3bd-f0880376ff3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f06d65-2051-485d-a3bd-f0880376ff3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bf06d65-2051-485d-a3bd-f0880376ff30" xsi:nil="true"/>
  </documentManagement>
</p:properties>
</file>

<file path=customXml/itemProps1.xml><?xml version="1.0" encoding="utf-8"?>
<ds:datastoreItem xmlns:ds="http://schemas.openxmlformats.org/officeDocument/2006/customXml" ds:itemID="{F7333D93-C323-423E-9CFA-D1BD04296A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f06d65-2051-485d-a3bd-f0880376ff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8433FA-984F-43C4-BEB3-5B753B9327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5CF62C9-C0BD-4EAE-A21B-488EB617F12B}">
  <ds:schemaRefs>
    <ds:schemaRef ds:uri="http://schemas.microsoft.com/office/2006/metadata/properties"/>
    <ds:schemaRef ds:uri="http://schemas.microsoft.com/office/infopath/2007/PartnerControls"/>
    <ds:schemaRef ds:uri="6bf06d65-2051-485d-a3bd-f0880376ff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527</Words>
  <Characters>3005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Michelle Nugent</cp:lastModifiedBy>
  <cp:revision>5</cp:revision>
  <dcterms:created xsi:type="dcterms:W3CDTF">2024-09-27T07:51:00Z</dcterms:created>
  <dcterms:modified xsi:type="dcterms:W3CDTF">2024-09-27T07:55:00Z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0x0101009653E9BDD6182449BC3A48487F50B475</vt:lpwstr>
  </property>
</Properties>
</file>